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7" w:name="EvidenceBookmark"/>
      <w:commentRangeStart w:id="3"/>
      <w:r>
        <w:t xml:space="preserve">base </w:t>
      </w:r>
      <w:r>
        <w:rPr>
          <w:vanish/>
        </w:rPr>
        <w:t>hidden text</w:t>
      </w:r>
      <w:bookmarkEnd w:id="7"/>
      <w:ins w:id="10" w:author="Alice" w:date="2026-08-11T01:00:00Z">
        <w:r>
          <w:t>inserted text</w:t>
        </w:r>
      </w:ins>
      <w:del w:id="11" w:author="Alice" w:date="2026-08-11T01:01:00Z">
        <w:r>
          <w:delText>deleted text</w:delText>
        </w:r>
      </w:del>
      <w:r>
        <w:fldChar w:fldCharType="begin"/>
      </w:r>
      <w:r>
        <w:instrText> PAGE </w:instrText>
      </w:r>
      <w:r>
        <w:fldChar w:fldCharType="separate"/>
      </w:r>
      <w:r>
        <w:t>1</w:t>
      </w:r>
      <w:r>
        <w:fldChar w:fldCharType="end"/>
      </w:r>
      <w:commentRangeEnd w:id="3"/>
      <w:r>
        <w:commentReference w:id="3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3" w:author="Reviewer" w:date="2026-08-11T01:02:00Z">
    <w:p>
      <w:r>
        <w:t>Review comment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trackRevisio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sReplica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77</cp:revision>
  <dcterms:created xsi:type="dcterms:W3CDTF">2026-08-11T00:00:00Z</dcterms:created>
  <dcterms:modified xsi:type="dcterms:W3CDTF">2026-08-11T00:00:00Z</dcterms:modified>
  <cp:category/>
</cp:coreProperties>
</file>