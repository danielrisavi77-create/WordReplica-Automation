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harts/chart1.xml" ContentType="application/vnd.openxmlformats-officedocument.drawingml.chart+xml"/>
  <Override PartName="/word/embeddings/object1.bin" ContentType="application/vnd.openxmlformats-officedocument.oleObjec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7" w:name="EvidenceBookmark"/>
      <w:commentRangeStart w:id="3"/>
      <w:pPr>
        <w:pStyle w:val="Heading1"/>
      </w:pPr>
      <w:r>
        <w:t>Academic Research</w:t>
      </w:r>
      <w:r>
        <w:footnoteReference w:id="1"/>
      </w:r>
      <w:r>
        <w:endnoteReference w:id="1"/>
      </w:r>
      <w:bookmarkEnd w:id="7"/>
      <w:ins w:id="10" w:author="Alice" w:date="2026-08-11T01:00:00Z">
        <w:r>
          <w:t>inserted text</w:t>
        </w:r>
      </w:ins>
      <w:del w:id="11" w:author="Alice" w:date="2026-08-11T01:01:00Z">
        <w:r>
          <w:delText>deleted text</w:delText>
        </w:r>
      </w:del>
      <w:r>
        <w:fldChar w:fldCharType="begin"/>
      </w:r>
      <w:r>
        <w:instrText> PAGE </w:instrText>
      </w:r>
      <w:r>
        <w:fldChar w:fldCharType="separate"/>
      </w:r>
      <w:r>
        <w:t>1</w:t>
      </w:r>
      <w:r>
        <w:fldChar w:fldCharType="end"/>
      </w:r>
      <w:commentRangeEnd w:id="3"/>
      <w:r>
        <w:commentReference w:id="3"/>
      </w:r>
    </w:p>
    <w:p>
      <w:r>
        <w:t>Abstract with a reproducible statement.</w:t>
      </w:r>
    </w:p>
    <w:p>
      <w:pPr>
        <w:pStyle w:val="Heading2"/>
      </w:pPr>
      <w:r>
        <w:t>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40080" cy="400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cademic_complex.academ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4000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3" w:author="Reviewer" w:date="2026-08-11T01:02:00Z">
    <w:p>
      <w:r>
        <w:t>Review comment</w:t>
      </w:r>
    </w:p>
  </w:comment>
</w:comments>
</file>

<file path=word/endnotes.xml><?xml version="1.0" encoding="utf-8"?>
<w:endnotes xmlns:w="http://schemas.openxmlformats.org/wordprocessingml/2006/main">
  <w:endnote w:id="1">
    <w:p>
      <w:r>
        <w:t>Academic endnote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Academic Footer</w:t>
    </w:r>
  </w:p>
</w:ftr>
</file>

<file path=word/footnotes.xml><?xml version="1.0" encoding="utf-8"?>
<w:footnotes xmlns:w="http://schemas.openxmlformats.org/wordprocessingml/2006/main">
  <w:footnote w:id="1">
    <w:p>
      <w:r>
        <w:t>Academic footnote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Academic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rackRevisio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Footnote" Type="http://schemas.openxmlformats.org/officeDocument/2006/relationships/footnotes" Target="footnotes.xml"/><Relationship Id="rIdEndnote" Type="http://schemas.openxmlformats.org/officeDocument/2006/relationships/endnotes" Target="endnotes.xml"/><Relationship Id="rIdCommentsReplica" Type="http://schemas.openxmlformats.org/officeDocument/2006/relationships/comments" Target="comments.xml"/></Relationships>
</file>

<file path=word/charts/chart1.xml><?xml version="1.0" encoding="utf-8"?>
<c:chartSpace xmlns:c="http://schemas.openxmlformats.org/drawingml/2006/chart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77</cp:revision>
  <dcterms:created xsi:type="dcterms:W3CDTF">2026-08-11T00:00:00Z</dcterms:created>
  <dcterms:modified xsi:type="dcterms:W3CDTF">2026-08-11T00:00:00Z</dcterms:modified>
  <cp:category/>
</cp:coreProperties>
</file>